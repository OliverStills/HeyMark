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Reviewer" w:date="2026-01-01T00:00:00Z">
        <w:r>
          <w:t>Inserted text</w:t>
        </w:r>
      </w:ins>
    </w:p>
    <w:p>
      <w:del w:id="2" w:author="Reviewer" w:date="2026-01-01T00:00:00Z">
        <w:r>
          <w:delText>Deleted text</w:delText>
        </w:r>
      </w:del>
    </w:p>
    <w:p>
      <w:r>
        <w:t>Normal paragraph after tracked changes.</w:t>
      </w:r>
    </w:p>
  </w:body>
</w:document>
</file>